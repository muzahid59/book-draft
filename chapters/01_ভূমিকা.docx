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08">
      <w:pPr>
        <w:pStyle w:val="Heading1"/>
        <w:spacing w:after="80" w:before="0" w:line="360" w:lineRule="auto"/>
        <w:ind w:firstLine="0"/>
        <w:jc w:val="center"/>
      </w:pPr>
      <w:bookmarkStart w:id="60" w:name="_Toc84e9c430_2dc3e7_2d428d_2d912d_2d607ebbb75f9a"/>
      <w:r>
        <w:rPr>
          <w:rFonts w:ascii="Noto Serif Bengali" w:hAnsi="Noto Serif Bengali" w:eastAsia="Noto Serif Bengali" w:cs="Noto Serif Bengali"/>
          <w:b/>
          <w:bCs/>
          <w:color w:val="1A1A2E"/>
          <w:sz w:val="44"/>
          <w:szCs w:val="44"/>
        </w:rPr>
        <w:t>ভূমিকা</w:t>
      </w:r>
      <w:bookmarkEnd w:id="60"/>
    </w:p>
    <w:p w14:paraId="00000009">
      <w:pPr>
        <w:pBdr>
          <w:bottom w:val="single" w:color="2E74B5" w:sz="6" w:space="1"/>
        </w:pBdr>
        <w:spacing w:after="400" w:before="0" w:line="360" w:lineRule="auto"/>
        <w:ind w:firstLine="360"/>
        <w:jc w:val="both"/>
      </w:pPr>
      <w:r>
        <w:rPr>
          <w:rFonts w:ascii="Noto Serif Bengali" w:hAnsi="Noto Serif Bengali" w:eastAsia="Noto Serif Bengali" w:cs="Noto Serif Bengali"/>
          <w:i/>
          <w:iCs/>
          <w:color w:val="2E74B5"/>
          <w:sz w:val="24"/>
          <w:szCs w:val="24"/>
        </w:rPr>
        <w:t>এআই কীভাবে সিদ্ধান্ত নেয়</w:t>
      </w:r>
    </w:p>
    <w:p w14:paraId="0000000A">
      <w:pPr>
        <w:spacing w:after="180" w:before="0" w:line="360" w:lineRule="auto"/>
        <w:ind w:firstLine="360"/>
        <w:jc w:val="both"/>
      </w:pPr>
      <w:r>
        <w:rPr>
          <w:rFonts w:ascii="Noto Serif Bengali" w:hAnsi="Noto Serif Bengali" w:eastAsia="Noto Serif Bengali" w:cs="Noto Serif Bengali"/>
          <w:sz w:val="24"/>
          <w:szCs w:val="24"/>
        </w:rPr>
        <w:t>আজ সকালে, বিছানা থেকে ওঠার আগেই, কেউ একটা সিদ্ধান্ত নিয়ে ফেলেছে — তোমার সম্পর্কে।</w:t>
      </w:r>
    </w:p>
    <w:p w14:paraId="0000000B">
      <w:pPr>
        <w:spacing w:after="180" w:before="0" w:line="360" w:lineRule="auto"/>
        <w:ind w:firstLine="360"/>
        <w:jc w:val="both"/>
      </w:pPr>
      <w:r>
        <w:rPr>
          <w:rFonts w:ascii="Noto Serif Bengali" w:hAnsi="Noto Serif Bengali" w:eastAsia="Noto Serif Bengali" w:cs="Noto Serif Bengali"/>
          <w:sz w:val="24"/>
          <w:szCs w:val="24"/>
        </w:rPr>
        <w:t>হয়তো তোমার ফোনের অ্যালার্ম বেজে উঠল, তুমি ঘুম-ঘুম চোখে স্নুজ বোতামে চাপ দিলে — আর তখনই Spotify ঠিক তোমার সকালের মেজাজের সঙ্গে মেলানো একটা গান চালিয়ে দিল। কিংবা YouTube খুলতেই দেখলে যে প্রথম ভিডিওটা তুমি নিজেও খুঁজতে, সেটাই সামনে এসে হাজির। অথবা হয়তো একটা নোটিফিকেশন এলো — যে রেস্তোরাঁ থেকে তুমি গত সপ্তাহে দু'বার অর্ডার করেছিলে, সেখানে আজ ডিসকাউন্ট।</w:t>
      </w:r>
    </w:p>
    <w:p w14:paraId="0000000C">
      <w:pPr>
        <w:spacing w:after="180" w:before="0" w:line="360" w:lineRule="auto"/>
        <w:ind w:firstLine="360"/>
        <w:jc w:val="both"/>
      </w:pPr>
      <w:r>
        <w:rPr>
          <w:rFonts w:ascii="Noto Serif Bengali" w:hAnsi="Noto Serif Bengali" w:eastAsia="Noto Serif Bengali" w:cs="Noto Serif Bengali"/>
          <w:sz w:val="24"/>
          <w:szCs w:val="24"/>
        </w:rPr>
        <w:t>এর কিছুই দৈবাৎ ঘটেনি। কোনো মানুষ কোথাও বসে তোমাকে পর্যবেক্ষণ করে এই সিদ্ধান্তগুলো নেয়নি। এটা ছিল কৃত্রিম বুদ্ধিমত্তা — বা সংক্ষেপে এআই — যেটা তোমার হয়ে, তোমার সম্পর্কে সিদ্ধান্ত নিয়ে ফেলছিল, তোমার চায়ের কাপে প্রথম চুমুক দেওয়ার আগেই।</w:t>
      </w:r>
    </w:p>
    <w:p w14:paraId="10000001">
      <w:pPr>
        <w:spacing w:after="180" w:before="0" w:line="360" w:lineRule="auto"/>
        <w:ind w:firstLine="360"/>
        <w:jc w:val="both"/>
      </w:pPr>
      <w:ins w:id="100" w:author="Claude" w:date="2026-06-07T00:00:00Z">
        <w:r>
          <w:rPr>
            <w:rFonts w:ascii="Noto Serif Bengali" w:hAnsi="Noto Serif Bengali" w:eastAsia="Noto Serif Bengali" w:cs="Noto Serif Bengali"/>
            <w:sz w:val="24"/>
            <w:szCs w:val="24"/>
          </w:rPr>
          <w:t>বিকাশে টাকা পাঠানোর সময় যখন তোমার ফোনে একটা সতর্কতা আসে — “এই লেনদেনটি কি সত্যিই তুমি করেছ?” — সেখানে একটা এআই মডেল তোমার আগের লেনদেনের ধরন দেখে সিদ্ধান্ত নিচ্ছে এটা সন্দেহজনক কিনা। Pathao-তে রাইড খোঁজার সময় যে দাম দেখাচ্ছে, সেটাও একটা এআই সিদ্ধান্ত — ট্রাফিক, চাহিদা, আর দূরত্ব মিলিয়ে। গ্রামীণফোনের MyGP অ্যাপ যখন তোমাকে একটা নির্দিষ্ট ডেটা প্যাক সুপারিশ করে, সেটাও তোমার ব্যবহারের ধরন দেখে নেওয়া একটা সিদ্ধান্ত।</w:t>
        </w:r>
      </w:ins>
    </w:p>
    <w:p w14:paraId="10000002">
      <w:pPr>
        <w:spacing w:after="180" w:before="0" w:line="360" w:lineRule="auto"/>
        <w:ind w:firstLine="360"/>
        <w:jc w:val="both"/>
      </w:pPr>
      <w:ins w:id="101" w:author="Claude" w:date="2026-06-07T00:00:00Z">
        <w:r>
          <w:rPr>
            <w:rFonts w:ascii="Noto Serif Bengali" w:hAnsi="Noto Serif Bengali" w:eastAsia="Noto Serif Bengali" w:cs="Noto Serif Bengali"/>
            <w:sz w:val="24"/>
            <w:szCs w:val="24"/>
          </w:rPr>
          <w:t>এই এআইগুলো তোমার হয়ে সিদ্ধান্ত নিচ্ছে — তাহলে ওরা কেমনে নেয়, কী দেখে নেয়, কোথায় ভুল করে, সেটা জানাটা তোমার অধিকার। এই বই সেই জানাটাই সহজ করবে।</w:t>
        </w:r>
      </w:ins>
    </w:p>
    <w:p w14:paraId="0000000D">
      <w:pPr>
        <w:spacing w:after="180" w:before="0" w:line="360" w:lineRule="auto"/>
        <w:ind w:firstLine="360"/>
        <w:jc w:val="both"/>
      </w:pPr>
      <w:r>
        <w:rPr>
          <w:rFonts w:ascii="Noto Serif Bengali" w:hAnsi="Noto Serif Bengali" w:eastAsia="Noto Serif Bengali" w:cs="Noto Serif Bengali"/>
          <w:sz w:val="24"/>
          <w:szCs w:val="24"/>
        </w:rPr>
        <w:t>ব্যাপারটা হলো, আমরা প্রতিদিন কয়েক ডজনবার এআই ব্যবহার করি, অথচ সেটা নিয়ে ভাবিই না। আমরা শুধু ট্যাপ করি, স্ক্রল করি, সোয়াইপ করি — আর এআই চুপচাপ নির্ধারণ করে দেয় আমরা কী দেখব, কী শুনব, এমনকি কী চাইব। এটা কিন্তু বেশ বড় বিষয়। তবুও বেশিরভাগ মানুষের কাছে এটা কীভাবে কাজ করে তা একটা সম্পূর্ণ রহস্য। এই বইটা সেই রহস্যটা ভাঙতেই লেখা।</w:t>
      </w:r>
    </w:p>
    <w:p w14:paraId="0000000F">
      <w:pPr>
        <w:pStyle w:val="Heading2"/>
        <w:spacing w:after="140" w:before="400" w:line="360" w:lineRule="auto"/>
        <w:ind w:firstLine="0"/>
        <w:jc w:val="left"/>
      </w:pPr>
      <w:bookmarkStart w:id="59" w:name="_Tocedc37992_2d817e_2d4b5f_2da042_2d809eb969d06b"/>
      <w:r>
        <w:rPr>
          <w:rFonts w:ascii="Noto Serif Bengali" w:hAnsi="Noto Serif Bengali" w:eastAsia="Noto Serif Bengali" w:cs="Noto Serif Bengali"/>
          <w:b/>
          <w:bCs/>
          <w:color w:val="2E4057"/>
          <w:sz w:val="32"/>
          <w:szCs w:val="32"/>
        </w:rPr>
        <w:t>এই বইটা তোমার জন্য — যদিও তোমার গণিত ভাল লাগে না</w:t>
      </w:r>
    </w:p>
    <w:p w14:paraId="00000010">
      <w:pPr>
        <w:spacing w:after="180" w:before="0" w:line="360" w:lineRule="auto"/>
        <w:ind w:firstLine="360"/>
        <w:jc w:val="both"/>
      </w:pPr>
      <w:r>
        <w:rPr>
          <w:rFonts w:ascii="Noto Serif Bengali" w:hAnsi="Noto Serif Bengali" w:eastAsia="Noto Serif Bengali" w:cs="Noto Serif Bengali"/>
          <w:sz w:val="24"/>
          <w:szCs w:val="24"/>
        </w:rPr>
        <w:t>প্রথমেই একটা কথা পরিষ্কার করে নেওয়া দরকা</w:t>
      </w:r>
      <w:del w:id="104" w:author="Claude" w:date="2026-06-07T00:00:00Z">
        <w:r>
          <w:rPr>
            <w:rFonts w:ascii="Noto Serif Bengali" w:hAnsi="Noto Serif Bengali" w:eastAsia="Noto Serif Bengali" w:cs="Noto Serif Bengali"/>
            <w:sz w:val="24"/>
            <w:szCs w:val="24"/>
          </w:rPr>
          <w:delText>,</w:delText>
        </w:r>
      </w:del>
      <w:ins w:id="105" w:author="Claude" w:date="2026-06-07T00:00:00Z">
        <w:r>
          <w:rPr>
            <w:rFonts w:ascii="Noto Serif Bengali" w:hAnsi="Noto Serif Bengali" w:eastAsia="Noto Serif Bengali" w:cs="Noto Serif Bengali"/>
            <w:sz w:val="24"/>
            <w:szCs w:val="24"/>
          </w:rPr>
          <w:t>র।</w:t>
        </w:r>
      </w:ins>
      <w:r>
        <w:rPr>
          <w:rFonts w:ascii="Noto Serif Bengali" w:hAnsi="Noto Serif Bengali" w:eastAsia="Noto Serif Bengali" w:cs="Noto Serif Bengali"/>
          <w:sz w:val="24"/>
          <w:szCs w:val="24"/>
        </w:rPr>
        <w:t xml:space="preserve"> এআই বুঝতে গণিতে ভালো হতে হয় না। কোড লিখতে জানতে হয় না। কোনো বিশেষ ক্লাস করতে হয় না। শুধু কৌতূহল থাকলেই চলে — আর এই বইটা তুলে নেওয়া মানে সেটা তোমার মধ্যে আছেই।</w:t>
      </w:r>
    </w:p>
    <w:p w14:paraId="00000011">
      <w:pPr>
        <w:spacing w:after="180" w:before="0" w:line="360" w:lineRule="auto"/>
        <w:ind w:firstLine="360"/>
        <w:jc w:val="both"/>
      </w:pPr>
      <w:r>
        <w:rPr>
          <w:rFonts w:ascii="Noto Serif Bengali" w:hAnsi="Noto Serif Bengali" w:eastAsia="Noto Serif Bengali" w:cs="Noto Serif Bengali"/>
          <w:sz w:val="24"/>
          <w:szCs w:val="24"/>
        </w:rPr>
        <w:t>এআই নিয়ে অনেক বই লেখা হয়েছে প্রকৌশলীদের জন্য, বা সেইসব প্রফেশনাল মানুষদের জন্য যারা আগে থেকেই জানেন অ্যালগরিদম কী।কিন্তু এই বইটা লেখা হয়েছে তোমার জন্য — এমন একজন শিক্ষার্থীর জন্য যে এআই দিয়ে ঘেরা দুনিয়ায় বড় হয়েছে, যার মনে অনেক প্রশ্ন আছে, আর যে সহজ ভাষায় সরাসরি  এসব প্রশ্নের উত্তর পাওয়ার যোগ্য।</w:t>
      </w:r>
    </w:p>
    <w:p w14:paraId="00000012">
      <w:pPr>
        <w:spacing w:after="180" w:before="0" w:line="360" w:lineRule="auto"/>
        <w:ind w:firstLine="360"/>
        <w:jc w:val="both"/>
      </w:pPr>
    </w:p>
    <w:p w14:paraId="0000000E">
      <w:pPr>
        <w:spacing w:after="180" w:before="0" w:line="360" w:lineRule="auto"/>
        <w:ind w:firstLine="360"/>
        <w:jc w:val="both"/>
      </w:pPr>
      <w:r>
        <w:rPr>
          <w:rFonts w:ascii="Noto Serif Bengali" w:hAnsi="Noto Serif Bengali" w:eastAsia="Noto Serif Bengali" w:cs="Noto Serif Bengali"/>
          <w:sz w:val="24"/>
          <w:szCs w:val="24"/>
        </w:rPr>
        <w:t>এই বইয়ের কৌশলটা সহজ — আগে গল্প আর উদাহরণ, তারপর তত্ত্ব। প্রতিটি ধারণা আসবে বাস্তব পরিস্থিতির মধ্য দিয়ে — এমন কিছু যা তুমি নিজে অনুভব করেছ, কিছু যা তুমি কোথাও শুনেছ, আর কিছু এত অবাক করা যে পড়তে পড়তে থামতে হবে। প্রযুক্তিগত ধারণাগুলো এরপর নিজেই জায়গামতো বসে যাবে।</w:t>
      </w:r>
    </w:p>
    <w:p w14:paraId="00000013">
      <w:pPr>
        <w:pStyle w:val="Heading2"/>
        <w:spacing w:after="140" w:before="400" w:line="360" w:lineRule="auto"/>
        <w:ind w:firstLine="0"/>
        <w:jc w:val="left"/>
      </w:pPr>
      <w:bookmarkStart w:id="58" w:name="_Toc1d642484_2d8a36_2d4161_2d9e3e_2d9fe266f0ff88"/>
      <w:r>
        <w:rPr>
          <w:rFonts w:ascii="Noto Serif Bengali" w:hAnsi="Noto Serif Bengali" w:eastAsia="Noto Serif Bengali" w:cs="Noto Serif Bengali"/>
          <w:b/>
          <w:bCs/>
          <w:color w:val="2E4057"/>
          <w:sz w:val="32"/>
          <w:szCs w:val="32"/>
        </w:rPr>
        <w:t>ভেতরে কী আছে</w:t>
      </w:r>
      <w:bookmarkEnd w:id="58"/>
    </w:p>
    <w:p w14:paraId="00000014">
      <w:pPr>
        <w:spacing w:after="180" w:before="0" w:line="360" w:lineRule="auto"/>
        <w:ind w:firstLine="360"/>
        <w:jc w:val="both"/>
      </w:pPr>
      <w:r>
        <w:rPr>
          <w:rFonts w:ascii="Noto Serif Bengali" w:hAnsi="Noto Serif Bengali" w:eastAsia="Noto Serif Bengali" w:cs="Noto Serif Bengali"/>
          <w:sz w:val="24"/>
          <w:szCs w:val="24"/>
        </w:rPr>
        <w:t>শুরু করব একদম গোড়া থেকে — একটা সিদ্ধান্ত আসলে কী, আর কোনো যন্ত্রকে কীভাবে সিদ্ধান্ত নিতে শেখানো যায়, সেটা যতটা জটিল মনে হয়, আবার ততটাই অদ্ভুত। এরপর ব্যাপারগুলো আরও আকর্ষণীয় হয়ে উঠবে।</w:t>
      </w:r>
    </w:p>
    <w:p w14:paraId="00000015">
      <w:pPr>
        <w:spacing w:after="180" w:before="0" w:line="360" w:lineRule="auto"/>
        <w:ind w:firstLine="360"/>
        <w:jc w:val="both"/>
      </w:pPr>
      <w:r>
        <w:rPr>
          <w:rFonts w:ascii="Noto Serif Bengali" w:hAnsi="Noto Serif Bengali" w:eastAsia="Noto Serif Bengali" w:cs="Noto Serif Bengali"/>
          <w:sz w:val="24"/>
          <w:szCs w:val="24"/>
        </w:rPr>
        <w:t>তুমি জানতে পারবে কীভাবে একটি নিউরাল নেটওয়ার্ক লাখ লাখ ক্ষুদ্র সংখ্যা থেকে তোমার মুখ চিনতে শেখে — আর কেন মাঝে মাঝে সেটা বিব্রতকরভাবে ভুল করে। তুমি পড়বে সেই এআইয়ের গল্প, যে কিনা মানব ইতিহাসের সেরা খেলোয়াড়কে হারিয়ে দিয়েছে একটি বোর্ড গেমে, এমন একটি কৌশল ব্যবহার করে যা কোনো মানব কোচ কখনো ভাবেননি। তুমি বুঝতে পারবে কেন তোমার সোশ্যাল মিডিয়া ফিড ডিজাইন করা হয়েছে তোমাকে স্ক্রল করাতে — আর ঠিক কীভাবে এআই সেটা করে।</w:t>
      </w:r>
    </w:p>
    <w:p w14:paraId="00000016">
      <w:pPr>
        <w:spacing w:after="180" w:before="0" w:line="360" w:lineRule="auto"/>
        <w:ind w:firstLine="360"/>
        <w:jc w:val="both"/>
      </w:pPr>
      <w:r>
        <w:rPr>
          <w:rFonts w:ascii="Noto Serif Bengali" w:hAnsi="Noto Serif Bengali" w:eastAsia="Noto Serif Bengali" w:cs="Noto Serif Bengali"/>
          <w:sz w:val="24"/>
          <w:szCs w:val="24"/>
        </w:rPr>
        <w:t>তারপর আসবে সত্যিকারের গুরুত্বপূর্ণ বিষয়গুলো। এআই এখন সিদ্ধান্ত নিচ্ছে — কাকে চাকরির ইন্টারভিউ দেওয়া হবে, কাকে ঋণ মঞ্জুর করা হবে, এমনকি কেউ অপরাধ করবে কি না তার সম্ভাবনা কতটুকু। এগুলো বাস্তব সিদ্ধান্ত, বাস্তব মানুষের জীবনে প্রভাব ফেলছে — আর এআই সবসময় সঠিক বা ন্যায়সঙ্গত নয়। আমরা খতিয়ে দেখব কোথায় গলদ হয়, কেন ঠিক করা এত কঠিন, আর 'ন্যায়সঙ্গত'' মানেটা আসলে কী, তা কে ঠিক করে।</w:t>
      </w:r>
    </w:p>
    <w:p w14:paraId="00000017">
      <w:pPr>
        <w:spacing w:after="180" w:before="0" w:line="360" w:lineRule="auto"/>
        <w:ind w:firstLine="360"/>
        <w:jc w:val="both"/>
      </w:pPr>
      <w:r>
        <w:rPr>
          <w:rFonts w:ascii="Noto Serif Bengali" w:hAnsi="Noto Serif Bengali" w:eastAsia="Noto Serif Bengali" w:cs="Noto Serif Bengali"/>
          <w:sz w:val="24"/>
          <w:szCs w:val="24"/>
        </w:rPr>
        <w:t>বইয়ের শেষে তুমি বুঝতে পারবে এআই আসলে কীভাবে কাজ করে — শুধু বাজারি কিছু শব্দ নয়, আসল ধারণাগুলো জানতে পারবে। আর তার চেয়েও বড় কথা — তুমি শিখবে কীভাবে এআই নিয়ে সমালোচনামূলকভাবে ভাবতে হয় — কখন বিশ্বাস করতে হবে, কখন প্রশ্ন করতে হবে, আর ভবিষ্যতে এটাকে বিল্ড বা গড়ে তোলায় তুমি কী ভূমিকা রাখতে পারো।</w:t>
      </w:r>
    </w:p>
    <w:p w14:paraId="00000018">
      <w:pPr>
        <w:pStyle w:val="Heading2"/>
        <w:spacing w:after="140" w:before="400" w:line="360" w:lineRule="auto"/>
        <w:ind w:firstLine="0"/>
        <w:jc w:val="left"/>
      </w:pPr>
      <w:bookmarkStart w:id="57" w:name="_Toc72ba8ca9_2d95a6_2d480c_2d8280_2d27f3f2640785"/>
      <w:r>
        <w:rPr>
          <w:rFonts w:ascii="Noto Serif Bengali" w:hAnsi="Noto Serif Bengali" w:eastAsia="Noto Serif Bengali" w:cs="Noto Serif Bengali"/>
          <w:b/>
          <w:bCs/>
          <w:color w:val="2E4057"/>
          <w:sz w:val="32"/>
          <w:szCs w:val="32"/>
        </w:rPr>
        <w:t>শুরু করার আগে একটি শেষ কথা</w:t>
      </w:r>
      <w:bookmarkEnd w:id="57"/>
    </w:p>
    <w:p w14:paraId="00000019">
      <w:pPr>
        <w:spacing w:after="180" w:before="0" w:line="360" w:lineRule="auto"/>
        <w:ind w:firstLine="360"/>
        <w:jc w:val="both"/>
      </w:pPr>
      <w:r>
        <w:rPr>
          <w:rFonts w:ascii="Noto Serif Bengali" w:hAnsi="Noto Serif Bengali" w:eastAsia="Noto Serif Bengali" w:cs="Noto Serif Bengali"/>
          <w:sz w:val="24"/>
          <w:szCs w:val="24"/>
        </w:rPr>
        <w:t>তুমি ইতিহাসের একটি সত্যিকারের অসাধারণ মুহূর্তে বড় হচ্ছ। এই মুহূর্তে যে প্রযুক্তি তৈরি হচ্ছে — যে প্রযুক্তি তোমার গান সুপারিশ করে আর তোমার ইমেইল ফিল্টার করে — সেই একই প্রযুক্তি নতুন ওষুধ আবিষ্কারে, শত শত ভাষার মধ্যে তাৎক্ষণিক অনুবাদে, আর জলবায়ু পরিবর্তনের মডেল তৈরিতে কাজ করছে। এটা শক্তিশালী, এটা আকর্ষণীয় — আর এটা বোঝার অধিকার তোমার আছে।</w:t>
      </w:r>
    </w:p>
    <w:p w14:paraId="0000001A">
      <w:pPr>
        <w:spacing w:after="180" w:before="0" w:line="360" w:lineRule="auto"/>
        <w:ind w:firstLine="360"/>
        <w:jc w:val="both"/>
      </w:pPr>
      <w:r>
        <w:rPr>
          <w:rFonts w:ascii="Noto Serif Bengali" w:hAnsi="Noto Serif Bengali" w:eastAsia="Noto Serif Bengali" w:cs="Noto Serif Bengali"/>
          <w:sz w:val="24"/>
          <w:szCs w:val="24"/>
        </w:rPr>
        <w:t>ভবিষ্যতে এআইয়ের ব্যবহার নির্ধারণ করবে যারা, তারা সবাই গবেষণাগারের প্রকৌশলী নন। তারা লেখক, আইনজীবী, শিল্পী, চিকিৎসক, শিক্ষক, নীতিনির্ধারক — যারা প্রযুক্তি আর দুনিয়া দুটোকেই ভাল বোঝেন। সেই মানুষটা তুমিও হতে পারো।</w:t>
      </w:r>
    </w:p>
    <w:p w14:paraId="0000001B">
      <w:pPr>
        <w:spacing w:after="180" w:before="0" w:line="360" w:lineRule="auto"/>
        <w:ind w:firstLine="360"/>
        <w:jc w:val="both"/>
      </w:pPr>
      <w:r>
        <w:rPr>
          <w:rFonts w:ascii="Noto Serif Bengali" w:hAnsi="Noto Serif Bengali" w:eastAsia="Noto Serif Bengali" w:cs="Noto Serif Bengali"/>
          <w:sz w:val="24"/>
          <w:szCs w:val="24"/>
        </w:rPr>
        <w:t>তাহলে শুরু করা যাক একদম গোড়া থেকে। একটা ছোট প্রশ্ন দিয়ে, একটা যন্ত্র কীভাবে সিদ্ধান্ত নিতে শেখে?</w:t>
      </w:r>
    </w:p>
    <w:p w14:paraId="0000001C">
      <w:pPr>
        <w:spacing w:after="100" w:before="0" w:line="360" w:lineRule="auto"/>
        <w:ind w:firstLine="0"/>
      </w:pPr>
    </w:p>
    <w:p w14:paraId="10000003">
      <w:pPr>
        <w:pBdr>
          <w:top w:val="single" w:color="2E74B5" w:sz="4" w:space="3"/>
          <w:left w:val="single" w:color="2E74B5" w:sz="12" w:space="8"/>
        </w:pBdr>
        <w:spacing w:after="60" w:before="120" w:line="360" w:lineRule="auto"/>
        <w:ind w:firstLine="360" w:left="360"/>
        <w:jc w:val="both"/>
      </w:pPr>
      <w:ins w:id="102" w:author="Claude" w:date="2026-06-07T00:00:00Z">
        <w:r>
          <w:rPr>
            <w:rFonts w:ascii="Noto Serif Bengali" w:hAnsi="Noto Serif Bengali" w:eastAsia="Noto Serif Bengali" w:cs="Noto Serif Bengali"/>
            <w:b/>
            <w:bCs/>
            <w:color w:val="2E74B5"/>
            <w:sz w:val="24"/>
            <w:szCs w:val="24"/>
          </w:rPr>
          <w:t>একটু ভাবো</w:t>
        </w:r>
      </w:ins>
    </w:p>
    <w:p w14:paraId="10000004">
      <w:pPr>
        <w:pBdr>
          <w:left w:val="single" w:color="2E74B5" w:sz="12" w:space="8"/>
        </w:pBdr>
        <w:spacing w:after="120" w:before="0" w:line="360" w:lineRule="auto"/>
        <w:ind w:firstLine="360" w:left="360"/>
        <w:jc w:val="both"/>
      </w:pPr>
      <w:ins w:id="103" w:author="Claude" w:date="2026-06-07T00:00:00Z">
        <w:r>
          <w:rPr>
            <w:rFonts w:ascii="Noto Serif Bengali" w:hAnsi="Noto Serif Bengali" w:eastAsia="Noto Serif Bengali" w:cs="Noto Serif Bengali"/>
            <w:i/>
            <w:iCs/>
            <w:color w:val="333333"/>
            <w:sz w:val="24"/>
            <w:szCs w:val="24"/>
          </w:rPr>
          <w:t>তোমার দৈনন্দিন জীবনে কোন কোন সিদ্ধান্ত এআই নিচ্ছে বলে তুমি মনে কর? ফোন আনলক করা থেকে শুরু করে YouTube-এর পরামর্শ পর্যন্ত — তিনটে তালিকা করো।</w:t>
        </w:r>
      </w:ins>
    </w:p>
    <w:p w14:paraId="10000005">
      <w:pPr>
        <w:spacing w:after="100" w:before="0" w:line="360" w:lineRule="auto"/>
        <w:ind w:firstLine="0"/>
      </w:pPr>
    </w:p>
    <w:p w14:paraId="0000001D">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উদাহরণ সম্পর্কে একটি কথা</w:t>
      </w:r>
    </w:p>
    <w:p w14:paraId="0000001E">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এই বইয়ের প্রতিটি উদাহরণ বাস্তব — বাস্তব পণ্য, বাস্তব কোম্পানি, বাস্তব ঘটনা। যেখানে কিছু ভুল হয়েছে, সেখানে সৎভাবে গল্পটি বলা হয়েছে। নাম, তারিখ ও বিস্তারিত তথ্য রাখা হয়েছে যাতে তুমি নিজে খুঁজে দেখতে পারো, প্রশ্ন করতে পারো, আর নিজের মতামত তৈরি করতে পারো। সেই যাচাই করার অভ্যাস গড়ে তোলাই এই বইয়ের মূল লক্ষ্য।</w:t>
      </w:r>
    </w:p>
    <w:p w14:paraId="0000001F">
      <w:pPr>
        <w:ind w:firstLine="0"/>
        <w:spacing w:line="360" w:lineRule="auto"/>
      </w:pPr>
      <w:r>
        <w:rPr>
          <w:rFonts w:ascii="Noto Serif Bengali" w:hAnsi="Noto Serif Bengali" w:eastAsia="Noto Serif Bengali" w:cs="Noto Serif Bengali"/>
          <w:sz w:val="24"/>
          <w:szCs w:val="24"/>
        </w:rPr>
        <w:br w:type="page"/>
      </w:r>
    </w:p>
    <w:p w14:paraId="00000020">
      <w:pPr>
        <w:spacing w:after="80" w:before="0" w:line="360" w:lineRule="auto"/>
        <w:ind w:firstLine="360"/>
        <w:jc w:val="both"/>
      </w:pPr>
      <w:r>
        <w:rPr>
          <w:rFonts w:ascii="Noto Serif Bengali" w:hAnsi="Noto Serif Bengali" w:eastAsia="Noto Serif Bengali" w:cs="Noto Serif Bengali"/>
          <w:color w:val="2E74B5"/>
          <w:sz w:val="24"/>
          <w:szCs w:val="24"/>
        </w:rPr>
        <w:t>অধ্যায় 1</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